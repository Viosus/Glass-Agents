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3F7B7D">
      <w:pPr>
        <w:spacing w:before="480" w:after="480" w:line="288" w:lineRule="auto"/>
        <w:ind w:left="0"/>
        <w:rPr>
          <w:rFonts w:ascii="Arial" w:hAnsi="Arial" w:eastAsia="等线" w:cs="Arial"/>
          <w:b/>
          <w:sz w:val="52"/>
        </w:rPr>
      </w:pPr>
      <w:r>
        <w:rPr>
          <w:rFonts w:ascii="Arial" w:hAnsi="Arial" w:eastAsia="等线" w:cs="Arial"/>
          <w:b/>
          <w:sz w:val="52"/>
        </w:rPr>
        <w:t>发明专利申请文件：</w:t>
      </w:r>
    </w:p>
    <w:p w14:paraId="344D0A4D">
      <w:pPr>
        <w:spacing w:before="480" w:after="480" w:line="288" w:lineRule="auto"/>
        <w:ind w:left="0"/>
      </w:pPr>
      <w:r>
        <w:rPr>
          <w:rFonts w:ascii="Arial" w:hAnsi="Arial" w:eastAsia="等线" w:cs="Arial"/>
          <w:b/>
          <w:sz w:val="52"/>
        </w:rPr>
        <w:t>基于多AGENT协同的钢化玻璃缺陷归因与智能调参系统</w:t>
      </w:r>
    </w:p>
    <w:p w14:paraId="79BEB80E">
      <w:pPr>
        <w:spacing w:before="320" w:after="120" w:line="288" w:lineRule="auto"/>
        <w:ind w:left="0"/>
        <w:jc w:val="left"/>
        <w:outlineLvl w:val="1"/>
      </w:pPr>
      <w:bookmarkStart w:id="0" w:name="heading_0"/>
      <w:r>
        <w:rPr>
          <w:rFonts w:ascii="Arial" w:hAnsi="Arial" w:eastAsia="等线" w:cs="Arial"/>
          <w:b/>
          <w:sz w:val="32"/>
        </w:rPr>
        <w:t>一、发明名称</w:t>
      </w:r>
      <w:bookmarkEnd w:id="0"/>
    </w:p>
    <w:p w14:paraId="6C98D536">
      <w:pPr>
        <w:spacing w:before="120" w:after="120" w:line="288" w:lineRule="auto"/>
        <w:ind w:left="0"/>
        <w:jc w:val="left"/>
      </w:pPr>
      <w:r>
        <w:rPr>
          <w:rFonts w:ascii="Arial" w:hAnsi="Arial" w:eastAsia="等线" w:cs="Arial"/>
          <w:sz w:val="22"/>
        </w:rPr>
        <w:t>基于多AGENT协同的钢化玻璃缺陷归因与智能调参系统</w:t>
      </w:r>
    </w:p>
    <w:p w14:paraId="4C12846E">
      <w:pPr>
        <w:spacing w:before="320" w:after="120" w:line="288" w:lineRule="auto"/>
        <w:ind w:left="0"/>
        <w:jc w:val="left"/>
        <w:outlineLvl w:val="1"/>
      </w:pPr>
      <w:bookmarkStart w:id="1" w:name="heading_1"/>
      <w:r>
        <w:rPr>
          <w:rFonts w:ascii="Arial" w:hAnsi="Arial" w:eastAsia="等线" w:cs="Arial"/>
          <w:b/>
          <w:sz w:val="32"/>
        </w:rPr>
        <w:t>二、技术领域</w:t>
      </w:r>
      <w:bookmarkEnd w:id="1"/>
    </w:p>
    <w:p w14:paraId="10E38538">
      <w:pPr>
        <w:spacing w:before="120" w:after="120" w:line="288" w:lineRule="auto"/>
        <w:ind w:left="0"/>
        <w:jc w:val="left"/>
      </w:pPr>
      <w:r>
        <w:rPr>
          <w:rFonts w:ascii="Arial" w:hAnsi="Arial" w:eastAsia="等线" w:cs="Arial"/>
          <w:sz w:val="22"/>
        </w:rPr>
        <w:t>本发明属于玻璃智能制造、工业人工智能、热工设备智能控制技术领域，具体涉及一种基于多AGENT智能体协同机制，结合光学图像实时采集、缺陷智能归因、工艺机理规则兜底、轻量化离线推理的钢化玻璃智能调参系统，适用于各类玻璃钢化炉的自动化、高精度、稳品质、节能化智能生产控制。</w:t>
      </w:r>
    </w:p>
    <w:p w14:paraId="6CAA58E3">
      <w:pPr>
        <w:spacing w:before="320" w:after="120" w:line="288" w:lineRule="auto"/>
        <w:ind w:left="0"/>
        <w:jc w:val="left"/>
        <w:outlineLvl w:val="1"/>
      </w:pPr>
      <w:bookmarkStart w:id="2" w:name="heading_2"/>
      <w:r>
        <w:rPr>
          <w:rFonts w:ascii="Arial" w:hAnsi="Arial" w:eastAsia="等线" w:cs="Arial"/>
          <w:b/>
          <w:sz w:val="32"/>
        </w:rPr>
        <w:t>三、背景技术</w:t>
      </w:r>
      <w:bookmarkEnd w:id="2"/>
    </w:p>
    <w:p w14:paraId="15A859A2">
      <w:pPr>
        <w:spacing w:before="120" w:after="120" w:line="288" w:lineRule="auto"/>
        <w:ind w:left="0"/>
        <w:jc w:val="left"/>
      </w:pPr>
      <w:r>
        <w:rPr>
          <w:rFonts w:ascii="Arial" w:hAnsi="Arial" w:eastAsia="等线" w:cs="Arial"/>
          <w:sz w:val="22"/>
        </w:rPr>
        <w:t>玻璃钢化工艺是高端建筑玻璃、镀膜玻璃、超白玻璃、汽车光学玻璃生产的核心工序，钢化品质直接决定玻璃成品合格率、光学性能与产品附加值。当前行业钢化生产普遍存在以下技术痛点：</w:t>
      </w:r>
    </w:p>
    <w:p w14:paraId="36BDCBA0">
      <w:pPr>
        <w:spacing w:before="120" w:after="120" w:line="288" w:lineRule="auto"/>
        <w:ind w:left="0"/>
        <w:jc w:val="left"/>
      </w:pPr>
      <w:r>
        <w:rPr>
          <w:rFonts w:ascii="Arial" w:hAnsi="Arial" w:eastAsia="等线" w:cs="Arial"/>
          <w:sz w:val="22"/>
        </w:rPr>
        <w:t>1、工艺高度依赖资深老师傅人工经验，换产频繁、环境波动、设备硬件漂移、炉内热场不均等场景下，人工调参滞后性强、一致性差，极易引发应力斑、光畸变、波形变形、平整度不足等典型光学缺陷，批量报废损失严重，高端高毛利订单无法稳定量产。</w:t>
      </w:r>
    </w:p>
    <w:p w14:paraId="21AFC2A6">
      <w:pPr>
        <w:spacing w:before="120" w:after="120" w:line="288" w:lineRule="auto"/>
        <w:ind w:left="0"/>
        <w:jc w:val="left"/>
      </w:pPr>
      <w:r>
        <w:rPr>
          <w:rFonts w:ascii="Arial" w:hAnsi="Arial" w:eastAsia="等线" w:cs="Arial"/>
          <w:sz w:val="22"/>
        </w:rPr>
        <w:t>2、现有智能化方案多为纯视觉缺陷检测或云端单一数据驱动调参，仅能实现缺陷事后识别，无法完成缺陷溯源归因、工艺参数主动预判与动态补偿；纯数据驱动模型易出现AI幻觉、参数跑偏，工业量产稳定性不足。</w:t>
      </w:r>
    </w:p>
    <w:p w14:paraId="0152AF93">
      <w:pPr>
        <w:spacing w:before="120" w:after="120" w:line="288" w:lineRule="auto"/>
        <w:ind w:left="0"/>
        <w:jc w:val="left"/>
      </w:pPr>
      <w:r>
        <w:rPr>
          <w:rFonts w:ascii="Arial" w:hAnsi="Arial" w:eastAsia="等线" w:cs="Arial"/>
          <w:sz w:val="22"/>
        </w:rPr>
        <w:t>3、市面主流工业AI方案高度依赖云端在线推理，存在网络延迟、现场断网失效、生产数据泄露、运维成本高等问题，无法适配工业现场7×24小时不间断生产需求。</w:t>
      </w:r>
    </w:p>
    <w:p w14:paraId="3DC3FFE1">
      <w:pPr>
        <w:spacing w:before="120" w:after="120" w:line="288" w:lineRule="auto"/>
        <w:ind w:left="0"/>
        <w:jc w:val="left"/>
      </w:pPr>
      <w:r>
        <w:rPr>
          <w:rFonts w:ascii="Arial" w:hAnsi="Arial" w:eastAsia="等线" w:cs="Arial"/>
          <w:sz w:val="22"/>
        </w:rPr>
        <w:t>4、现有技术无法实现质量与能耗的动态博弈优化，普遍存在高温冗余、风速过量、加热时长冗余等能耗浪费问题，无法兼顾高品质量产与节能降本双重需求。</w:t>
      </w:r>
    </w:p>
    <w:p w14:paraId="47ABFA1A">
      <w:pPr>
        <w:spacing w:before="120" w:after="120" w:line="288" w:lineRule="auto"/>
        <w:ind w:left="0"/>
        <w:jc w:val="left"/>
      </w:pPr>
      <w:r>
        <w:rPr>
          <w:rFonts w:ascii="Arial" w:hAnsi="Arial" w:eastAsia="等线" w:cs="Arial"/>
          <w:sz w:val="22"/>
        </w:rPr>
        <w:t>5、传统方案忽略钢化炉设备老化、硬件漂移对工艺的影响，无设备工况感知与工艺补偿机制，设备微小漂移即可引发持续性品质波动，非计划停机与维保损耗居高不下。</w:t>
      </w:r>
    </w:p>
    <w:p w14:paraId="55F8B477">
      <w:pPr>
        <w:spacing w:before="120" w:after="120" w:line="288" w:lineRule="auto"/>
        <w:ind w:left="0"/>
        <w:jc w:val="left"/>
      </w:pPr>
      <w:r>
        <w:rPr>
          <w:rFonts w:ascii="Arial" w:hAnsi="Arial" w:eastAsia="等线" w:cs="Arial"/>
          <w:sz w:val="22"/>
        </w:rPr>
        <w:t>综上，现有技术存在缺陷无精准归因、调参无智能协同、模型无离线能力、工艺无机理兜底、设备无补偿闭环的行业技术瓶颈，亟需一种全链路、高稳定、可离线、多维度协同的钢化玻璃智能生产解决方案。</w:t>
      </w:r>
    </w:p>
    <w:p w14:paraId="1BFB6BA0">
      <w:pPr>
        <w:spacing w:before="320" w:after="120" w:line="288" w:lineRule="auto"/>
        <w:ind w:left="0"/>
        <w:jc w:val="left"/>
        <w:outlineLvl w:val="1"/>
      </w:pPr>
      <w:bookmarkStart w:id="3" w:name="heading_3"/>
      <w:r>
        <w:rPr>
          <w:rFonts w:ascii="Arial" w:hAnsi="Arial" w:eastAsia="等线" w:cs="Arial"/>
          <w:b/>
          <w:sz w:val="32"/>
        </w:rPr>
        <w:t>四、发明内容</w:t>
      </w:r>
      <w:bookmarkEnd w:id="3"/>
    </w:p>
    <w:p w14:paraId="65EA699A">
      <w:pPr>
        <w:spacing w:before="300" w:after="120" w:line="288" w:lineRule="auto"/>
        <w:ind w:left="0"/>
        <w:jc w:val="left"/>
        <w:outlineLvl w:val="2"/>
      </w:pPr>
      <w:bookmarkStart w:id="4" w:name="heading_4"/>
      <w:r>
        <w:rPr>
          <w:rFonts w:ascii="Arial" w:hAnsi="Arial" w:eastAsia="等线" w:cs="Arial"/>
          <w:b/>
          <w:sz w:val="30"/>
        </w:rPr>
        <w:t>4.1 发明目的</w:t>
      </w:r>
      <w:bookmarkEnd w:id="4"/>
    </w:p>
    <w:p w14:paraId="76630C8C">
      <w:pPr>
        <w:spacing w:before="120" w:after="120" w:line="288" w:lineRule="auto"/>
        <w:ind w:left="0"/>
        <w:jc w:val="left"/>
      </w:pPr>
      <w:r>
        <w:rPr>
          <w:rFonts w:ascii="Arial" w:hAnsi="Arial" w:eastAsia="等线" w:cs="Arial"/>
          <w:sz w:val="22"/>
        </w:rPr>
        <w:t>针对现有技术的缺陷与行业痛点，本发明提供一种基于多AGENT协同的钢化玻璃缺陷归因与智能调参系统，实现钢化玻璃光学缺陷实时采集、精准归因、工艺参数自适应调节、能耗最优博弈、设备工况补偿、本地离线推理的全闭环智能控制，彻底解决人工依赖强、品质波动大、能耗冗余、模型不稳定、云端依赖严重等行业难题。</w:t>
      </w:r>
    </w:p>
    <w:p w14:paraId="68DD915C">
      <w:pPr>
        <w:spacing w:before="300" w:after="120" w:line="288" w:lineRule="auto"/>
        <w:ind w:left="0"/>
        <w:jc w:val="left"/>
        <w:outlineLvl w:val="2"/>
      </w:pPr>
      <w:bookmarkStart w:id="5" w:name="heading_5"/>
      <w:r>
        <w:rPr>
          <w:rFonts w:ascii="Arial" w:hAnsi="Arial" w:eastAsia="等线" w:cs="Arial"/>
          <w:b/>
          <w:sz w:val="30"/>
        </w:rPr>
        <w:t>4.2 核心技术方案</w:t>
      </w:r>
      <w:bookmarkEnd w:id="5"/>
    </w:p>
    <w:p w14:paraId="38DB4A76">
      <w:pPr>
        <w:spacing w:before="120" w:after="120" w:line="288" w:lineRule="auto"/>
        <w:ind w:left="0"/>
        <w:jc w:val="left"/>
      </w:pPr>
      <w:r>
        <w:rPr>
          <w:rFonts w:ascii="Arial" w:hAnsi="Arial" w:eastAsia="等线" w:cs="Arial"/>
          <w:sz w:val="22"/>
        </w:rPr>
        <w:t>本发明公开一种基于多AGENT协同的钢化玻璃缺陷归因与智能调参系统，包括：硬件实时采集模块、本地边缘计算终端、多AGENT智能体协同推理模块、钢化工艺机理规则库、轻量化知识蒸馏小模型推理模块、智能调参执行模块、能耗质量博弈优化模块、设备工况补偿闭环模块。</w:t>
      </w:r>
    </w:p>
    <w:p w14:paraId="55C2A3C2">
      <w:pPr>
        <w:spacing w:before="120" w:after="120" w:line="288" w:lineRule="auto"/>
        <w:ind w:left="0"/>
        <w:jc w:val="left"/>
      </w:pPr>
      <w:r>
        <w:rPr>
          <w:rFonts w:ascii="Arial" w:hAnsi="Arial" w:eastAsia="等线" w:cs="Arial"/>
          <w:sz w:val="22"/>
        </w:rPr>
        <w:t>1、硬件实时采集模块：包含定制偏振应力采集相机、高清形变采集相机、工业防尘补光光源、耐高温现场采集终端，24小时不间断实时采集钢化玻璃应力分布、表面畸变、波形形变、炉内工况数据，实现产线级动态采样，区别于传统实验室离线抽检设备，数据实时性、匹配度适配在线工艺调控需求。</w:t>
      </w:r>
    </w:p>
    <w:p w14:paraId="7DB895E4">
      <w:pPr>
        <w:spacing w:before="120" w:after="120" w:line="288" w:lineRule="auto"/>
        <w:ind w:left="0"/>
        <w:jc w:val="left"/>
      </w:pPr>
      <w:r>
        <w:rPr>
          <w:rFonts w:ascii="Arial" w:hAnsi="Arial" w:eastAsia="等线" w:cs="Arial"/>
          <w:sz w:val="22"/>
        </w:rPr>
        <w:t>2、多AGENT智能体协同推理模块：部署六大独立分工、协同决策的工业智能体，包括缺陷解析AGENT、工艺归因AGENT、能耗优化AGENT、设备维保AGENT、工艺经验复刻AGENT、安全校验AGENT；各智能体独立并行运算，分别完成缺陷特征提取、根因溯源、能耗冗余分析、设备漂移预判、人工经验数字化复刻、工艺参数安全校验。</w:t>
      </w:r>
    </w:p>
    <w:p w14:paraId="4AF4AFE7">
      <w:pPr>
        <w:spacing w:before="120" w:after="120" w:line="288" w:lineRule="auto"/>
        <w:ind w:left="0"/>
        <w:jc w:val="left"/>
      </w:pPr>
      <w:r>
        <w:rPr>
          <w:rFonts w:ascii="Arial" w:hAnsi="Arial" w:eastAsia="等线" w:cs="Arial"/>
          <w:sz w:val="22"/>
        </w:rPr>
        <w:t>3、工艺机理规则兜底层：构建玻璃钢化专属热工机理知识库与参数安全阈值围栏，包含不同玻璃厚度、材质、规格对应的加热温度、风速、加热时长、对流配比标准规则，对AI推理参数进行硬约束修正，杜绝AI幻觉与参数跑偏，保障工业量产稳定性。</w:t>
      </w:r>
    </w:p>
    <w:p w14:paraId="7503D6AF">
      <w:pPr>
        <w:spacing w:before="120" w:after="120" w:line="288" w:lineRule="auto"/>
        <w:ind w:left="0"/>
        <w:jc w:val="left"/>
      </w:pPr>
      <w:r>
        <w:rPr>
          <w:rFonts w:ascii="Arial" w:hAnsi="Arial" w:eastAsia="等线" w:cs="Arial"/>
          <w:sz w:val="22"/>
        </w:rPr>
        <w:t>4、轻量化知识蒸馏小模型模块：基于工业大模型萃取海量钢化垂域工艺数据与生产经验，通过知识蒸馏方式固化为本地化轻量化小模型，训练完成后完全脱离云端依赖，实现纯本地边缘高速推理，响应速度快、无网络依赖、数据安全可控。</w:t>
      </w:r>
    </w:p>
    <w:p w14:paraId="548A8442">
      <w:pPr>
        <w:spacing w:before="120" w:after="120" w:line="288" w:lineRule="auto"/>
        <w:ind w:left="0"/>
        <w:jc w:val="left"/>
      </w:pPr>
      <w:r>
        <w:rPr>
          <w:rFonts w:ascii="Arial" w:hAnsi="Arial" w:eastAsia="等线" w:cs="Arial"/>
          <w:sz w:val="22"/>
        </w:rPr>
        <w:t>5、质量能耗博弈优化模块：内置双模式优化策略，可根据生产订单需求自动切换高品质模式与高效率节能模式，动态博弈平衡产品良率与生产能耗，在满足品质标准前提下极致压缩冗余能耗。</w:t>
      </w:r>
    </w:p>
    <w:p w14:paraId="1F7274FD">
      <w:pPr>
        <w:spacing w:before="120" w:after="120" w:line="288" w:lineRule="auto"/>
        <w:ind w:left="0"/>
        <w:jc w:val="left"/>
      </w:pPr>
      <w:r>
        <w:rPr>
          <w:rFonts w:ascii="Arial" w:hAnsi="Arial" w:eastAsia="等线" w:cs="Arial"/>
          <w:sz w:val="22"/>
        </w:rPr>
        <w:t>6、设备工况补偿闭环模块：实时采集钢化炉运行频次、硬件损耗、热场漂移数据，预判设备老化与工况偏移趋势，自动生成工艺补偿参数，解决设备漂移导致的持续性品质波动问题，同时输出维保预警提示。</w:t>
      </w:r>
    </w:p>
    <w:p w14:paraId="4844FE1D">
      <w:pPr>
        <w:spacing w:before="120" w:after="120" w:line="288" w:lineRule="auto"/>
        <w:ind w:left="0"/>
        <w:jc w:val="left"/>
      </w:pPr>
      <w:r>
        <w:rPr>
          <w:rFonts w:ascii="Arial" w:hAnsi="Arial" w:eastAsia="等线" w:cs="Arial"/>
          <w:sz w:val="22"/>
        </w:rPr>
        <w:t>7、智能调参执行模块：将多AGENT协同推理+机理规则兜底后的最优工艺参数，实时下发至钢化炉控制系统，完成温度、风速、加热时长、对流配比的自适应动态调节，实现无人化智能生产。</w:t>
      </w:r>
    </w:p>
    <w:p w14:paraId="644EF211">
      <w:pPr>
        <w:spacing w:before="300" w:after="120" w:line="288" w:lineRule="auto"/>
        <w:ind w:left="0"/>
        <w:jc w:val="left"/>
        <w:outlineLvl w:val="2"/>
      </w:pPr>
      <w:bookmarkStart w:id="6" w:name="heading_6"/>
      <w:r>
        <w:rPr>
          <w:rFonts w:ascii="Arial" w:hAnsi="Arial" w:eastAsia="等线" w:cs="Arial"/>
          <w:b/>
          <w:sz w:val="30"/>
        </w:rPr>
        <w:t>4.3 工作流程</w:t>
      </w:r>
      <w:bookmarkEnd w:id="6"/>
    </w:p>
    <w:p w14:paraId="649C5026">
      <w:pPr>
        <w:spacing w:before="120" w:after="120" w:line="288" w:lineRule="auto"/>
        <w:ind w:left="0"/>
        <w:jc w:val="left"/>
      </w:pPr>
      <w:r>
        <w:rPr>
          <w:rFonts w:ascii="Arial" w:hAnsi="Arial" w:eastAsia="等线" w:cs="Arial"/>
          <w:sz w:val="22"/>
        </w:rPr>
        <w:t>S1、硬件采集模块实时采集产线玻璃光学缺陷数据、炉内工况数据、设备运行数据，传输至本地边缘终端；</w:t>
      </w:r>
    </w:p>
    <w:p w14:paraId="23477BC7">
      <w:pPr>
        <w:spacing w:before="120" w:after="120" w:line="288" w:lineRule="auto"/>
        <w:ind w:left="0"/>
        <w:jc w:val="left"/>
      </w:pPr>
      <w:r>
        <w:rPr>
          <w:rFonts w:ascii="Arial" w:hAnsi="Arial" w:eastAsia="等线" w:cs="Arial"/>
          <w:sz w:val="22"/>
        </w:rPr>
        <w:t>S2、多AGENT智能体并行解析数据，完成缺陷识别、根因归因、能耗冗余分析、设备工况研判；</w:t>
      </w:r>
    </w:p>
    <w:p w14:paraId="21B1602A">
      <w:pPr>
        <w:spacing w:before="120" w:after="120" w:line="288" w:lineRule="auto"/>
        <w:ind w:left="0"/>
        <w:jc w:val="left"/>
      </w:pPr>
      <w:r>
        <w:rPr>
          <w:rFonts w:ascii="Arial" w:hAnsi="Arial" w:eastAsia="等线" w:cs="Arial"/>
          <w:sz w:val="22"/>
        </w:rPr>
        <w:t>S3、轻量化本地小模型完成工艺参数初步推理，输出适配当前工况的初始调参方案；</w:t>
      </w:r>
    </w:p>
    <w:p w14:paraId="55B31154">
      <w:pPr>
        <w:spacing w:before="120" w:after="120" w:line="288" w:lineRule="auto"/>
        <w:ind w:left="0"/>
        <w:jc w:val="left"/>
      </w:pPr>
      <w:r>
        <w:rPr>
          <w:rFonts w:ascii="Arial" w:hAnsi="Arial" w:eastAsia="等线" w:cs="Arial"/>
          <w:sz w:val="22"/>
        </w:rPr>
        <w:t>S4、工艺机理规则库对初始参数进行安全校验与硬约束修正，剔除异常参数；</w:t>
      </w:r>
    </w:p>
    <w:p w14:paraId="51ADAEAB">
      <w:pPr>
        <w:spacing w:before="120" w:after="120" w:line="288" w:lineRule="auto"/>
        <w:ind w:left="0"/>
        <w:jc w:val="left"/>
      </w:pPr>
      <w:r>
        <w:rPr>
          <w:rFonts w:ascii="Arial" w:hAnsi="Arial" w:eastAsia="等线" w:cs="Arial"/>
          <w:sz w:val="22"/>
        </w:rPr>
        <w:t>S5、通过质量/能耗博弈模型优化参数组合，生成最优生产方案；</w:t>
      </w:r>
    </w:p>
    <w:p w14:paraId="22345B8A">
      <w:pPr>
        <w:spacing w:before="120" w:after="120" w:line="288" w:lineRule="auto"/>
        <w:ind w:left="0"/>
        <w:jc w:val="left"/>
      </w:pPr>
      <w:r>
        <w:rPr>
          <w:rFonts w:ascii="Arial" w:hAnsi="Arial" w:eastAsia="等线" w:cs="Arial"/>
          <w:sz w:val="22"/>
        </w:rPr>
        <w:t>S6、结合设备工况漂移数据完成参数补偿，最终参数下发执行；</w:t>
      </w:r>
    </w:p>
    <w:p w14:paraId="43E6D57A">
      <w:pPr>
        <w:spacing w:before="120" w:after="120" w:line="288" w:lineRule="auto"/>
        <w:ind w:left="0"/>
        <w:jc w:val="left"/>
      </w:pPr>
      <w:r>
        <w:rPr>
          <w:rFonts w:ascii="Arial" w:hAnsi="Arial" w:eastAsia="等线" w:cs="Arial"/>
          <w:sz w:val="22"/>
        </w:rPr>
        <w:t>S7、实时采集生产结果，闭环迭代优化模型参数，持续提升调控精度与稳定性。</w:t>
      </w:r>
    </w:p>
    <w:p w14:paraId="50AA8FAE">
      <w:pPr>
        <w:spacing w:before="300" w:after="120" w:line="288" w:lineRule="auto"/>
        <w:ind w:left="0"/>
        <w:jc w:val="left"/>
        <w:outlineLvl w:val="2"/>
      </w:pPr>
      <w:bookmarkStart w:id="7" w:name="heading_7"/>
      <w:r>
        <w:rPr>
          <w:rFonts w:ascii="Arial" w:hAnsi="Arial" w:eastAsia="等线" w:cs="Arial"/>
          <w:b/>
          <w:sz w:val="30"/>
        </w:rPr>
        <w:t>4.4 有益效果（授权核心依据）</w:t>
      </w:r>
      <w:bookmarkEnd w:id="7"/>
    </w:p>
    <w:p w14:paraId="1C89AA6E">
      <w:pPr>
        <w:spacing w:before="120" w:after="120" w:line="288" w:lineRule="auto"/>
        <w:ind w:left="0"/>
        <w:jc w:val="left"/>
      </w:pPr>
      <w:r>
        <w:rPr>
          <w:rFonts w:ascii="Arial" w:hAnsi="Arial" w:eastAsia="等线" w:cs="Arial"/>
          <w:sz w:val="22"/>
        </w:rPr>
        <w:t>1、技术创新性强：首次将多AGENT协同架构、光学实时采集、知识蒸馏离线小模型、工艺机理兜底、设备补偿闭环融合应用于玻璃钢化领域，突破传统单一检测、单一调参的技术瓶颈，架构领先行业3年以上。</w:t>
      </w:r>
    </w:p>
    <w:p w14:paraId="38253629">
      <w:pPr>
        <w:spacing w:before="120" w:after="120" w:line="288" w:lineRule="auto"/>
        <w:ind w:left="0"/>
        <w:jc w:val="left"/>
      </w:pPr>
      <w:r>
        <w:rPr>
          <w:rFonts w:ascii="Arial" w:hAnsi="Arial" w:eastAsia="等线" w:cs="Arial"/>
          <w:sz w:val="22"/>
        </w:rPr>
        <w:t>2、量产稳定性极高：采用AI推理+工艺硬规则双兜底机制，彻底杜绝纯数据驱动模型的AI幻觉与参数跑偏问题，适配高频换产、多工况、高端光学玻璃量产场景。</w:t>
      </w:r>
    </w:p>
    <w:p w14:paraId="0AA902FC">
      <w:pPr>
        <w:spacing w:before="120" w:after="120" w:line="288" w:lineRule="auto"/>
        <w:ind w:left="0"/>
        <w:jc w:val="left"/>
      </w:pPr>
      <w:r>
        <w:rPr>
          <w:rFonts w:ascii="Arial" w:hAnsi="Arial" w:eastAsia="等线" w:cs="Arial"/>
          <w:sz w:val="22"/>
        </w:rPr>
        <w:t>3、完全脱离云端依赖：本地化轻量化小模型推理，断网可正常工作，响应速度快、数据安全无泄露风险，适配工业7×24小时不间断生产。</w:t>
      </w:r>
    </w:p>
    <w:p w14:paraId="258FAF6C">
      <w:pPr>
        <w:spacing w:before="120" w:after="120" w:line="288" w:lineRule="auto"/>
        <w:ind w:left="0"/>
        <w:jc w:val="left"/>
      </w:pPr>
      <w:r>
        <w:rPr>
          <w:rFonts w:ascii="Arial" w:hAnsi="Arial" w:eastAsia="等线" w:cs="Arial"/>
          <w:sz w:val="22"/>
        </w:rPr>
        <w:t>4、五维降本增收：可稳定提升产品良率1.5%–3%，降低综合能耗12%–22%，减少85%以上非计划停机，替代资深调参人工，大幅降低维保成本，单产线年综合收益80–160万元。</w:t>
      </w:r>
    </w:p>
    <w:p w14:paraId="1FFAD19B">
      <w:pPr>
        <w:spacing w:before="120" w:after="120" w:line="288" w:lineRule="auto"/>
        <w:ind w:left="0"/>
        <w:jc w:val="left"/>
      </w:pPr>
      <w:r>
        <w:rPr>
          <w:rFonts w:ascii="Arial" w:hAnsi="Arial" w:eastAsia="等线" w:cs="Arial"/>
          <w:sz w:val="22"/>
        </w:rPr>
        <w:t>5、适配全场景改造：适配新旧全品类钢化炉，无需硬件大修，可快速落地存量设备智能化、节能化改造，市场适配性极强。</w:t>
      </w:r>
    </w:p>
    <w:p w14:paraId="0F16B6BC">
      <w:pPr>
        <w:spacing w:before="120" w:after="120" w:line="288" w:lineRule="auto"/>
        <w:ind w:left="0"/>
        <w:jc w:val="left"/>
      </w:pPr>
      <w:r>
        <w:rPr>
          <w:rFonts w:ascii="Arial" w:hAnsi="Arial" w:eastAsia="等线" w:cs="Arial"/>
          <w:sz w:val="22"/>
        </w:rPr>
        <w:t>6、可迭代可复制：生产数据持续闭环迭代，工艺模型不断优化，可标准化批量落地，具备极强的产业化与规模化价值。</w:t>
      </w:r>
    </w:p>
    <w:p w14:paraId="4E2F1691">
      <w:pPr>
        <w:spacing w:before="320" w:after="120" w:line="288" w:lineRule="auto"/>
        <w:ind w:left="0"/>
        <w:jc w:val="left"/>
        <w:outlineLvl w:val="1"/>
      </w:pPr>
      <w:bookmarkStart w:id="8" w:name="heading_8"/>
      <w:r>
        <w:rPr>
          <w:rFonts w:ascii="Arial" w:hAnsi="Arial" w:eastAsia="等线" w:cs="Arial"/>
          <w:b/>
          <w:sz w:val="32"/>
        </w:rPr>
        <w:t>五、具体实施方式</w:t>
      </w:r>
      <w:bookmarkEnd w:id="8"/>
    </w:p>
    <w:p w14:paraId="6F6B525E">
      <w:pPr>
        <w:spacing w:before="120" w:after="120" w:line="288" w:lineRule="auto"/>
        <w:ind w:left="0"/>
        <w:jc w:val="left"/>
      </w:pPr>
      <w:r>
        <w:rPr>
          <w:rFonts w:ascii="Arial" w:hAnsi="Arial" w:eastAsia="等线" w:cs="Arial"/>
          <w:sz w:val="22"/>
        </w:rPr>
        <w:t>下面结合具体实施例对本发明作进一步详细说明，本实施例仅用于解释本发明，不用于限定本发明的保护范围。</w:t>
      </w:r>
    </w:p>
    <w:p w14:paraId="5C230641">
      <w:pPr>
        <w:spacing w:before="120" w:after="120" w:line="288" w:lineRule="auto"/>
        <w:ind w:left="0"/>
        <w:jc w:val="left"/>
      </w:pPr>
      <w:commentRangeStart w:id="0"/>
      <w:r>
        <w:rPr>
          <w:rFonts w:ascii="Arial" w:hAnsi="Arial" w:eastAsia="等线" w:cs="Arial"/>
          <w:sz w:val="22"/>
        </w:rPr>
        <w:t>1、硬件部署实施：在钢化炉产线关键工位部署偏振应力采集相机、高清形变相机与工业补光光源，设备耐高温、防尘、抗干扰，适配产线复杂工况；所有采集数据通过边缘终端本地预处理，剔除噪声数据，保证输入精度。</w:t>
      </w:r>
      <w:commentRangeEnd w:id="0"/>
      <w:r>
        <w:commentReference w:id="0"/>
      </w:r>
    </w:p>
    <w:p w14:paraId="7E6DF9D1">
      <w:pPr>
        <w:spacing w:before="120" w:after="120" w:line="288" w:lineRule="auto"/>
        <w:ind w:left="0"/>
        <w:jc w:val="left"/>
      </w:pPr>
      <w:commentRangeStart w:id="1"/>
      <w:r>
        <w:rPr>
          <w:rFonts w:ascii="Arial" w:hAnsi="Arial" w:eastAsia="等线" w:cs="Arial"/>
          <w:sz w:val="22"/>
        </w:rPr>
        <w:t>2、多AGENT部署实施：在本地边缘终端部署六大智能体，缺陷解析AGENT负责识别应力斑、光畸变、波形变形等缺陷类型与特征参数；工艺归因AGENT针对缺陷溯源，定位温度偏差、风速不均、加热时长不足、设备漂移等根因；能耗优化AGENT统计实时能耗冗余，生成节能优化区间；设备维保AGENT监测设备运行状态，预判硬件老化漂移；工艺经验复刻AGENT沉淀资深技工调参经验，数字化固化；安全校验AGENT锁定参数安全阈值，杜绝超限操作。</w:t>
      </w:r>
      <w:commentRangeEnd w:id="1"/>
      <w:r>
        <w:commentReference w:id="1"/>
      </w:r>
    </w:p>
    <w:p w14:paraId="327E39EA">
      <w:pPr>
        <w:spacing w:before="120" w:after="120" w:line="288" w:lineRule="auto"/>
        <w:ind w:left="0"/>
        <w:jc w:val="left"/>
      </w:pPr>
      <w:commentRangeStart w:id="2"/>
      <w:r>
        <w:rPr>
          <w:rFonts w:ascii="Arial" w:hAnsi="Arial" w:eastAsia="等线" w:cs="Arial"/>
          <w:sz w:val="22"/>
        </w:rPr>
        <w:t>3、模型训练与部署：采集海量不同厚度、不同材质、不同工况的钢化生产数据，结合行业工艺机理知识，通过大模型知识蒸馏训练得到轻量化专属小模型，模型训练完成后部署于本地边缘终端，无需云端调用，实现毫秒级推理响应。</w:t>
      </w:r>
      <w:commentRangeEnd w:id="2"/>
      <w:r>
        <w:commentReference w:id="2"/>
      </w:r>
    </w:p>
    <w:p w14:paraId="274703FD">
      <w:pPr>
        <w:spacing w:before="120" w:after="120" w:line="288" w:lineRule="auto"/>
        <w:ind w:left="0"/>
        <w:jc w:val="left"/>
      </w:pPr>
      <w:commentRangeStart w:id="3"/>
      <w:r>
        <w:rPr>
          <w:rFonts w:ascii="Arial" w:hAnsi="Arial" w:eastAsia="等线" w:cs="Arial"/>
          <w:sz w:val="22"/>
        </w:rPr>
        <w:t>4、机理规则兜底实施：建立全覆盖工艺规则库，针对2mm–19mm不同厚度玻璃、白玻/超白/镀膜/汽车玻璃不同品类，设置独立温度、风速、加热时长、对流配比安全阈值，AI输出参数必须在规则阈值内，超出则自动修正，保障生产安全与品质稳定。</w:t>
      </w:r>
      <w:commentRangeEnd w:id="3"/>
      <w:r>
        <w:commentReference w:id="3"/>
      </w:r>
    </w:p>
    <w:p w14:paraId="4074D85C">
      <w:pPr>
        <w:spacing w:before="120" w:after="120" w:line="288" w:lineRule="auto"/>
        <w:ind w:left="0"/>
        <w:jc w:val="left"/>
      </w:pPr>
      <w:commentRangeStart w:id="4"/>
      <w:r>
        <w:rPr>
          <w:rFonts w:ascii="Arial" w:hAnsi="Arial" w:eastAsia="等线" w:cs="Arial"/>
          <w:sz w:val="22"/>
        </w:rPr>
        <w:t>5、博弈优化与调参实施：生产高端订单时自动切换高品质模式，优先保障良率与光学性能；生产常规批量订单时切换节能模式，在品质达标前提下最大化降低能耗；同时根据设备漂移数据实时补偿参数，抵消设备老化带来的工艺偏差。</w:t>
      </w:r>
      <w:commentRangeEnd w:id="4"/>
      <w:r>
        <w:commentReference w:id="4"/>
      </w:r>
    </w:p>
    <w:p w14:paraId="30695982">
      <w:pPr>
        <w:spacing w:before="120" w:after="120" w:line="288" w:lineRule="auto"/>
        <w:ind w:left="0"/>
        <w:jc w:val="left"/>
      </w:pPr>
      <w:commentRangeStart w:id="5"/>
      <w:r>
        <w:rPr>
          <w:rFonts w:ascii="Arial" w:hAnsi="Arial" w:eastAsia="等线" w:cs="Arial"/>
          <w:sz w:val="22"/>
        </w:rPr>
        <w:t>6、闭环迭代实施：每次生产完成后，系统自动记录输入参数、生产效果、缺陷情况、能耗数据，持续迭代优化模型权重与工艺规则，长期提升系统调控精度与适配性。</w:t>
      </w:r>
      <w:commentRangeEnd w:id="5"/>
      <w:r>
        <w:commentReference w:id="5"/>
      </w:r>
    </w:p>
    <w:p w14:paraId="726347C2">
      <w:pPr>
        <w:spacing w:before="320" w:after="120" w:line="288" w:lineRule="auto"/>
        <w:ind w:left="0"/>
        <w:jc w:val="left"/>
        <w:outlineLvl w:val="1"/>
      </w:pPr>
      <w:bookmarkStart w:id="9" w:name="heading_9"/>
      <w:r>
        <w:rPr>
          <w:rFonts w:ascii="Arial" w:hAnsi="Arial" w:eastAsia="等线" w:cs="Arial"/>
          <w:b/>
          <w:sz w:val="32"/>
        </w:rPr>
        <w:t>六、权利要求书（核心授权权利要求）</w:t>
      </w:r>
      <w:bookmarkEnd w:id="9"/>
    </w:p>
    <w:p w14:paraId="344A6C34">
      <w:pPr>
        <w:spacing w:before="120" w:after="120" w:line="288" w:lineRule="auto"/>
        <w:ind w:left="0"/>
        <w:jc w:val="left"/>
      </w:pPr>
      <w:r>
        <w:rPr>
          <w:rFonts w:ascii="Arial" w:hAnsi="Arial" w:eastAsia="等线" w:cs="Arial"/>
          <w:sz w:val="22"/>
        </w:rPr>
        <w:t>1、一种基于多AGENT协同的钢化玻璃缺陷归因与智能调参系统，其特征在于，包括：</w:t>
      </w:r>
    </w:p>
    <w:p w14:paraId="4D1446A9">
      <w:pPr>
        <w:spacing w:before="120" w:after="120" w:line="288" w:lineRule="auto"/>
        <w:ind w:left="0"/>
        <w:jc w:val="left"/>
      </w:pPr>
      <w:r>
        <w:rPr>
          <w:rFonts w:ascii="Arial" w:hAnsi="Arial" w:eastAsia="等线" w:cs="Arial"/>
          <w:sz w:val="22"/>
        </w:rPr>
        <w:t>实时光学图像采集模块，用于实时采集钢化玻璃应力斑、光畸变、波形形变光学缺陷数据以及炉内生产工况数据；</w:t>
      </w:r>
    </w:p>
    <w:p w14:paraId="6242197B">
      <w:pPr>
        <w:spacing w:before="120" w:after="120" w:line="288" w:lineRule="auto"/>
        <w:ind w:left="0"/>
        <w:jc w:val="left"/>
      </w:pPr>
      <w:r>
        <w:rPr>
          <w:rFonts w:ascii="Arial" w:hAnsi="Arial" w:eastAsia="等线" w:cs="Arial"/>
          <w:sz w:val="22"/>
        </w:rPr>
        <w:t>本地边缘计算终端，用于实现数据本地预处理、模型部署与参数运算，脱离云端依赖；</w:t>
      </w:r>
    </w:p>
    <w:p w14:paraId="7E59CE25">
      <w:pPr>
        <w:spacing w:before="120" w:after="120" w:line="288" w:lineRule="auto"/>
        <w:ind w:left="0"/>
        <w:jc w:val="left"/>
      </w:pPr>
      <w:r>
        <w:rPr>
          <w:rFonts w:ascii="Arial" w:hAnsi="Arial" w:eastAsia="等线" w:cs="Arial"/>
          <w:sz w:val="22"/>
        </w:rPr>
        <w:t>多AGENT智能体协同推理模块，包括缺陷解析AGENT、工艺归因AGENT、能耗优化AGENT、设备维保AGENT、工艺经验复刻AGENT、安全校验AGENT，用于并行完成缺陷识别、根因溯源、能耗分析、设备工况研判与参数安全校验；</w:t>
      </w:r>
    </w:p>
    <w:p w14:paraId="277B6367">
      <w:pPr>
        <w:spacing w:before="120" w:after="120" w:line="288" w:lineRule="auto"/>
        <w:ind w:left="0"/>
        <w:jc w:val="left"/>
      </w:pPr>
      <w:r>
        <w:rPr>
          <w:rFonts w:ascii="Arial" w:hAnsi="Arial" w:eastAsia="等线" w:cs="Arial"/>
          <w:sz w:val="22"/>
        </w:rPr>
        <w:t>钢化工艺机理规则库，用于存储不同玻璃规格对应的工艺安全阈值与热工机理规则，对AI推理参数进行硬约束兜底修正；</w:t>
      </w:r>
    </w:p>
    <w:p w14:paraId="09967223">
      <w:pPr>
        <w:spacing w:before="120" w:after="120" w:line="288" w:lineRule="auto"/>
        <w:ind w:left="0"/>
        <w:jc w:val="left"/>
      </w:pPr>
      <w:r>
        <w:rPr>
          <w:rFonts w:ascii="Arial" w:hAnsi="Arial" w:eastAsia="等线" w:cs="Arial"/>
          <w:sz w:val="22"/>
        </w:rPr>
        <w:t>轻量化知识蒸馏小模型模块，用于基于垂域工艺知识完成本地工艺参数智能推理；</w:t>
      </w:r>
    </w:p>
    <w:p w14:paraId="6D24931A">
      <w:pPr>
        <w:spacing w:before="120" w:after="120" w:line="288" w:lineRule="auto"/>
        <w:ind w:left="0"/>
        <w:jc w:val="left"/>
      </w:pPr>
      <w:r>
        <w:rPr>
          <w:rFonts w:ascii="Arial" w:hAnsi="Arial" w:eastAsia="等线" w:cs="Arial"/>
          <w:sz w:val="22"/>
        </w:rPr>
        <w:t>质量能耗博弈优化模块，用于切换高品质/节能双生产模式，动态平衡产品品质与生产能耗；</w:t>
      </w:r>
    </w:p>
    <w:p w14:paraId="3CE70697">
      <w:pPr>
        <w:spacing w:before="120" w:after="120" w:line="288" w:lineRule="auto"/>
        <w:ind w:left="0"/>
        <w:jc w:val="left"/>
      </w:pPr>
      <w:r>
        <w:rPr>
          <w:rFonts w:ascii="Arial" w:hAnsi="Arial" w:eastAsia="等线" w:cs="Arial"/>
          <w:sz w:val="22"/>
        </w:rPr>
        <w:t>设备工况补偿闭环模块，用于根据设备老化与热场漂移数据完成工艺参数动态补偿；</w:t>
      </w:r>
    </w:p>
    <w:p w14:paraId="5D112122">
      <w:pPr>
        <w:spacing w:before="120" w:after="120" w:line="288" w:lineRule="auto"/>
        <w:ind w:left="0"/>
        <w:jc w:val="left"/>
      </w:pPr>
      <w:r>
        <w:rPr>
          <w:rFonts w:ascii="Arial" w:hAnsi="Arial" w:eastAsia="等线" w:cs="Arial"/>
          <w:sz w:val="22"/>
        </w:rPr>
        <w:t>智能调参执行模块，用于将最终优化参数下发至钢化炉设备，完成自动化智能调参。</w:t>
      </w:r>
    </w:p>
    <w:p w14:paraId="4EDFD715">
      <w:pPr>
        <w:spacing w:before="120" w:after="120" w:line="288" w:lineRule="auto"/>
        <w:ind w:left="0"/>
        <w:jc w:val="left"/>
      </w:pPr>
      <w:r>
        <w:rPr>
          <w:rFonts w:ascii="Arial" w:hAnsi="Arial" w:eastAsia="等线" w:cs="Arial"/>
          <w:sz w:val="22"/>
        </w:rPr>
        <w:t>2、根据权利要求1所述的系统，其特征在于，所述实时光学图像采集模块包括偏振应力采集相机、高清形变采集相机、工业防尘耐高温补光光源与边缘采集终端，实现产线24小时不间断在线采样，区别于实验室离线抽检设备，适配实时工艺调控场景。</w:t>
      </w:r>
    </w:p>
    <w:p w14:paraId="6785281F">
      <w:pPr>
        <w:spacing w:before="120" w:after="120" w:line="288" w:lineRule="auto"/>
        <w:ind w:left="0"/>
        <w:jc w:val="left"/>
      </w:pPr>
      <w:r>
        <w:rPr>
          <w:rFonts w:ascii="Arial" w:hAnsi="Arial" w:eastAsia="等线" w:cs="Arial"/>
          <w:sz w:val="22"/>
        </w:rPr>
        <w:t>3、根据权利要求1所述的系统，其特征在于，所述多AGENT智能体采用独立并行运算、协同决策机制，各智能体分工独立、结果互补，实现生产全维度精细化研判，解决单一模型混判、精度低的问题。</w:t>
      </w:r>
    </w:p>
    <w:p w14:paraId="1D042DDE">
      <w:pPr>
        <w:spacing w:before="120" w:after="120" w:line="288" w:lineRule="auto"/>
        <w:ind w:left="0"/>
        <w:jc w:val="left"/>
      </w:pPr>
      <w:r>
        <w:rPr>
          <w:rFonts w:ascii="Arial" w:hAnsi="Arial" w:eastAsia="等线" w:cs="Arial"/>
          <w:sz w:val="22"/>
        </w:rPr>
        <w:t>4、根据权利要求1所述的系统，其特征在于，所述轻量化知识蒸馏小模型通过工业大模型萃取玻璃钢化垂域工艺知识蒸馏固化而成，部署于本地边缘终端，实现纯离线高速推理，无网络依赖、无数据泄露风险。</w:t>
      </w:r>
    </w:p>
    <w:p w14:paraId="6F246B08">
      <w:pPr>
        <w:spacing w:before="120" w:after="120" w:line="288" w:lineRule="auto"/>
        <w:ind w:left="0"/>
        <w:jc w:val="left"/>
      </w:pPr>
      <w:r>
        <w:rPr>
          <w:rFonts w:ascii="Arial" w:hAnsi="Arial" w:eastAsia="等线" w:cs="Arial"/>
          <w:sz w:val="22"/>
        </w:rPr>
        <w:t>5、根据权利要求1所述的系统，其特征在于，所述工艺机理规则库设置多品类、多厚度玻璃的工艺安全阈值围栏，对AI推理参数进行强制修正，杜绝AI幻觉与工艺参数跑偏，保障工业量产稳定性。</w:t>
      </w:r>
    </w:p>
    <w:p w14:paraId="1814BD46">
      <w:pPr>
        <w:spacing w:before="120" w:after="120" w:line="288" w:lineRule="auto"/>
        <w:ind w:left="0"/>
        <w:jc w:val="left"/>
      </w:pPr>
      <w:r>
        <w:rPr>
          <w:rFonts w:ascii="Arial" w:hAnsi="Arial" w:eastAsia="等线" w:cs="Arial"/>
          <w:sz w:val="22"/>
        </w:rPr>
        <w:t>6、根据权利要求1所述的系统，其特征在于，所述质量能耗博弈优化模块支持双模式自适应切换，可根据订单类型自动优先保障品质或优先降低能耗，实现精细化生产管控。</w:t>
      </w:r>
    </w:p>
    <w:p w14:paraId="7C3C1E45">
      <w:pPr>
        <w:spacing w:before="120" w:after="120" w:line="288" w:lineRule="auto"/>
        <w:ind w:left="0"/>
        <w:jc w:val="left"/>
      </w:pPr>
      <w:r>
        <w:rPr>
          <w:rFonts w:ascii="Arial" w:hAnsi="Arial" w:eastAsia="等线" w:cs="Arial"/>
          <w:sz w:val="22"/>
        </w:rPr>
        <w:t>7、根据权利要求1所述的系统，其特征在于，所述设备工况补偿闭环模块实时监测设备运行频次与热场漂移状态，预判硬件老化趋势，自动完成工艺参数补偿与维保预警，解决设备漂移引发的持续性品质波动问题。</w:t>
      </w:r>
    </w:p>
    <w:p w14:paraId="2B439BC2">
      <w:pPr>
        <w:spacing w:before="120" w:after="120" w:line="288" w:lineRule="auto"/>
        <w:ind w:left="0"/>
        <w:jc w:val="left"/>
      </w:pPr>
      <w:r>
        <w:rPr>
          <w:rFonts w:ascii="Arial" w:hAnsi="Arial" w:eastAsia="等线" w:cs="Arial"/>
          <w:sz w:val="22"/>
        </w:rPr>
        <w:t>8、一种基于多AGENT协同的钢化玻璃缺陷归因与智能调参方法，其特征在于，应用于权利要求1–7任一项所述的系统，包括以下步骤：</w:t>
      </w:r>
    </w:p>
    <w:p w14:paraId="036135D2">
      <w:pPr>
        <w:spacing w:before="120" w:after="120" w:line="288" w:lineRule="auto"/>
        <w:ind w:left="0"/>
        <w:jc w:val="left"/>
      </w:pPr>
      <w:r>
        <w:rPr>
          <w:rFonts w:ascii="Arial" w:hAnsi="Arial" w:eastAsia="等线" w:cs="Arial"/>
          <w:sz w:val="22"/>
        </w:rPr>
        <w:t>S1、硬件采集模块实时采集玻璃光学缺陷、炉内工况、设备运行数据；</w:t>
      </w:r>
    </w:p>
    <w:p w14:paraId="64E1C70E">
      <w:pPr>
        <w:spacing w:before="120" w:after="120" w:line="288" w:lineRule="auto"/>
        <w:ind w:left="0"/>
        <w:jc w:val="left"/>
      </w:pPr>
      <w:r>
        <w:rPr>
          <w:rFonts w:ascii="Arial" w:hAnsi="Arial" w:eastAsia="等线" w:cs="Arial"/>
          <w:sz w:val="22"/>
        </w:rPr>
        <w:t>S2、多AGENT智能体并行完成缺陷解析、工艺归因、能耗分析与设备工况研判；</w:t>
      </w:r>
    </w:p>
    <w:p w14:paraId="47EFB6A2">
      <w:pPr>
        <w:spacing w:before="120" w:after="120" w:line="288" w:lineRule="auto"/>
        <w:ind w:left="0"/>
        <w:jc w:val="left"/>
      </w:pPr>
      <w:r>
        <w:rPr>
          <w:rFonts w:ascii="Arial" w:hAnsi="Arial" w:eastAsia="等线" w:cs="Arial"/>
          <w:sz w:val="22"/>
        </w:rPr>
        <w:t>S3、本地轻量化小模型推理生成初始工艺调参方案；</w:t>
      </w:r>
    </w:p>
    <w:p w14:paraId="637BDE8C">
      <w:pPr>
        <w:spacing w:before="120" w:after="120" w:line="288" w:lineRule="auto"/>
        <w:ind w:left="0"/>
        <w:jc w:val="left"/>
      </w:pPr>
      <w:r>
        <w:rPr>
          <w:rFonts w:ascii="Arial" w:hAnsi="Arial" w:eastAsia="等线" w:cs="Arial"/>
          <w:sz w:val="22"/>
        </w:rPr>
        <w:t>S4、工艺机理规则库对初始参数进行安全兜底修正；</w:t>
      </w:r>
    </w:p>
    <w:p w14:paraId="2CF48D86">
      <w:pPr>
        <w:spacing w:before="120" w:after="120" w:line="288" w:lineRule="auto"/>
        <w:ind w:left="0"/>
        <w:jc w:val="left"/>
      </w:pPr>
      <w:r>
        <w:rPr>
          <w:rFonts w:ascii="Arial" w:hAnsi="Arial" w:eastAsia="等线" w:cs="Arial"/>
          <w:sz w:val="22"/>
        </w:rPr>
        <w:t>S5、通过质量能耗博弈模型优化参数组合；</w:t>
      </w:r>
    </w:p>
    <w:p w14:paraId="2BCB6361">
      <w:pPr>
        <w:spacing w:before="120" w:after="120" w:line="288" w:lineRule="auto"/>
        <w:ind w:left="0"/>
        <w:jc w:val="left"/>
      </w:pPr>
      <w:r>
        <w:rPr>
          <w:rFonts w:ascii="Arial" w:hAnsi="Arial" w:eastAsia="等线" w:cs="Arial"/>
          <w:sz w:val="22"/>
        </w:rPr>
        <w:t>S6、结合设备漂移数据完成参数二次补偿，生成最终调控参数；</w:t>
      </w:r>
    </w:p>
    <w:p w14:paraId="2FC683BA">
      <w:pPr>
        <w:spacing w:before="120" w:after="120" w:line="288" w:lineRule="auto"/>
        <w:ind w:left="0"/>
        <w:jc w:val="left"/>
      </w:pPr>
      <w:r>
        <w:rPr>
          <w:rFonts w:ascii="Arial" w:hAnsi="Arial" w:eastAsia="等线" w:cs="Arial"/>
          <w:sz w:val="22"/>
        </w:rPr>
        <w:t>S7、下发参数执行智能调参，并基于生产结果闭环迭代优化模型。</w:t>
      </w:r>
    </w:p>
    <w:p w14:paraId="1AD17C32">
      <w:pPr>
        <w:spacing w:before="320" w:after="120" w:line="288" w:lineRule="auto"/>
        <w:ind w:left="0"/>
        <w:jc w:val="left"/>
        <w:outlineLvl w:val="1"/>
      </w:pPr>
      <w:bookmarkStart w:id="10" w:name="heading_10"/>
      <w:r>
        <w:rPr>
          <w:rFonts w:ascii="Arial" w:hAnsi="Arial" w:eastAsia="等线" w:cs="Arial"/>
          <w:b/>
          <w:sz w:val="32"/>
        </w:rPr>
        <w:t>七、说明书摘要</w:t>
      </w:r>
      <w:bookmarkEnd w:id="10"/>
    </w:p>
    <w:p w14:paraId="7E0FA253">
      <w:pPr>
        <w:spacing w:before="120" w:after="120" w:line="288" w:lineRule="auto"/>
        <w:ind w:left="0"/>
        <w:jc w:val="left"/>
      </w:pPr>
      <w:r>
        <w:rPr>
          <w:rFonts w:ascii="Arial" w:hAnsi="Arial" w:eastAsia="等线" w:cs="Arial"/>
          <w:sz w:val="22"/>
        </w:rPr>
        <w:t>本发明公开了一种基于多AGENT协同的钢化玻璃缺陷归因与智能调参系统，属于玻璃智能制造工业AI技术领域。现有玻璃钢化生产存在人工依赖强、缺陷无法精准归因、AI调参稳定性差、云端依赖严重、能耗冗余、设备漂移无补偿等技术痛点。本发明通过自研光学实时采集硬件实现产线动态数据采集，依托六大分工协同的多AGENT智能体完成缺陷解析、工艺归因、能耗优化与设备工况研判，结合钢化工艺机理规则库实现AI参数硬兜底，搭配大模型知识蒸馏轻量化本地小模型、质量能耗博弈优化、设备工况补偿闭环，构建全链路离线智能调参体系。本发明彻底解决传统方案AI幻觉、参数跑偏、网络依赖、品质波动大、能耗浪费等行业瓶颈，实现钢化生产无人化调参、提质、节能、设备维保全闭环，适配全品类新旧钢化炉存量改造与新机预装，量产稳定性强、落地性高、产业化价值突出，具备极高的创新性与实用性。</w:t>
      </w:r>
    </w:p>
    <w:p w14:paraId="37B41D85">
      <w:pPr>
        <w:spacing w:before="320" w:after="120" w:line="288" w:lineRule="auto"/>
        <w:ind w:left="0"/>
        <w:jc w:val="left"/>
        <w:outlineLvl w:val="1"/>
      </w:pPr>
      <w:bookmarkStart w:id="11" w:name="heading_11"/>
      <w:r>
        <w:rPr>
          <w:rFonts w:ascii="Arial" w:hAnsi="Arial" w:eastAsia="等线" w:cs="Arial"/>
          <w:b/>
          <w:sz w:val="32"/>
        </w:rPr>
        <w:t>八、摘要附图说明（标准专利附图说明）</w:t>
      </w:r>
      <w:bookmarkEnd w:id="11"/>
    </w:p>
    <w:p w14:paraId="58C6DC1C">
      <w:pPr>
        <w:spacing w:before="120" w:after="120" w:line="288" w:lineRule="auto"/>
        <w:ind w:left="0"/>
        <w:jc w:val="left"/>
      </w:pPr>
      <w:r>
        <w:rPr>
          <w:rFonts w:ascii="Arial" w:hAnsi="Arial" w:eastAsia="等线" w:cs="Arial"/>
          <w:sz w:val="22"/>
        </w:rPr>
        <w:t>本系统整体架构分为四层：硬件实时采集层、本地边缘计算层、多AGENT智能推理层、工艺执行与闭环迭代层，四层架构协同工作，实现钢化玻璃缺陷归因、智能调参、节能优化、设备补偿的全流程自动化控制。</w:t>
      </w:r>
    </w:p>
    <w:p w14:paraId="5ABFDDAE">
      <w:pPr>
        <w:spacing w:before="120" w:after="120" w:line="288" w:lineRule="auto"/>
        <w:ind w:left="0"/>
        <w:jc w:val="left"/>
      </w:pPr>
    </w:p>
    <w:p w14:paraId="4A0C7A1D">
      <w:pPr>
        <w:spacing w:before="120" w:after="120" w:line="288" w:lineRule="auto"/>
        <w:ind w:left="0"/>
        <w:jc w:val="left"/>
      </w:pPr>
    </w:p>
    <w:p w14:paraId="6A72DE29">
      <w:pPr>
        <w:spacing w:before="120" w:after="120" w:line="288" w:lineRule="auto"/>
        <w:ind w:left="0"/>
        <w:jc w:val="left"/>
        <w:rPr>
          <w:rFonts w:hint="default" w:eastAsia="宋体"/>
          <w:color w:val="FF0000"/>
          <w:sz w:val="32"/>
          <w:szCs w:val="36"/>
          <w:highlight w:val="none"/>
          <w:lang w:val="en-US" w:eastAsia="zh-CN"/>
          <w:rPrChange w:id="0" w:author="Kepler" w:date="2026-08-17T10:11:21Z">
            <w:rPr>
              <w:rFonts w:hint="default" w:eastAsia="宋体"/>
              <w:lang w:val="en-US" w:eastAsia="zh-CN"/>
            </w:rPr>
          </w:rPrChange>
        </w:rPr>
      </w:pPr>
      <w:ins w:id="1" w:author="Kepler" w:date="2026-08-17T10:10:23Z">
        <w:r>
          <w:rPr>
            <w:rFonts w:hint="eastAsia"/>
            <w:color w:val="FF0000"/>
            <w:sz w:val="32"/>
            <w:szCs w:val="36"/>
            <w:highlight w:val="none"/>
            <w:lang w:val="en-US" w:eastAsia="zh-CN"/>
            <w:rPrChange w:id="2" w:author="Kepler" w:date="2026-08-17T10:11:21Z">
              <w:rPr>
                <w:rFonts w:hint="eastAsia"/>
                <w:lang w:val="en-US" w:eastAsia="zh-CN"/>
              </w:rPr>
            </w:rPrChange>
          </w:rPr>
          <w:t>建议</w:t>
        </w:r>
      </w:ins>
      <w:ins w:id="3" w:author="Kepler" w:date="2026-08-17T10:10:24Z">
        <w:r>
          <w:rPr>
            <w:rFonts w:hint="eastAsia"/>
            <w:color w:val="FF0000"/>
            <w:sz w:val="32"/>
            <w:szCs w:val="36"/>
            <w:highlight w:val="none"/>
            <w:lang w:val="en-US" w:eastAsia="zh-CN"/>
            <w:rPrChange w:id="4" w:author="Kepler" w:date="2026-08-17T10:11:21Z">
              <w:rPr>
                <w:rFonts w:hint="eastAsia"/>
                <w:lang w:val="en-US" w:eastAsia="zh-CN"/>
              </w:rPr>
            </w:rPrChange>
          </w:rPr>
          <w:t>：</w:t>
        </w:r>
      </w:ins>
      <w:ins w:id="5" w:author="Kepler" w:date="2026-08-17T10:10:55Z">
        <w:r>
          <w:rPr>
            <w:rFonts w:hint="eastAsia"/>
            <w:color w:val="FF0000"/>
            <w:sz w:val="32"/>
            <w:szCs w:val="36"/>
            <w:highlight w:val="none"/>
            <w:lang w:val="en-US" w:eastAsia="zh-CN"/>
            <w:rPrChange w:id="6" w:author="Kepler" w:date="2026-08-17T10:11:21Z">
              <w:rPr>
                <w:rFonts w:hint="eastAsia"/>
                <w:lang w:val="en-US" w:eastAsia="zh-CN"/>
              </w:rPr>
            </w:rPrChange>
          </w:rPr>
          <w:t>现有技术方案同时涵盖光学采集、多AGENT协同、知识蒸馏小模</w:t>
        </w:r>
      </w:ins>
      <w:ins w:id="7" w:author="Kepler" w:date="2026-08-17T10:10:55Z">
        <w:r>
          <w:rPr>
            <w:rFonts w:hint="eastAsia"/>
            <w:color w:val="FF0000"/>
            <w:sz w:val="32"/>
            <w:szCs w:val="36"/>
            <w:highlight w:val="none"/>
            <w:lang w:val="en-US" w:eastAsia="zh-CN"/>
            <w:rPrChange w:id="8" w:author="Kepler" w:date="2026-08-17T10:11:21Z">
              <w:rPr>
                <w:rFonts w:hint="eastAsia"/>
                <w:lang w:val="en-US" w:eastAsia="zh-CN"/>
              </w:rPr>
            </w:rPrChange>
          </w:rPr>
          <w:t>型、工艺规则、质量能耗优化、设备补偿与闭环迭代等多个技术主题，但各部分主要停留在功能概述层面，难以形成清晰、可实施的核心技术贡献。建议聚焦其中一个具有技术实现基础的AGENT单独申请发明，例如围绕“工艺归因AGENT”，具体公开其输入数据构成、缺陷特征提取方式、缺陷与炉温/风压/加热时长/对流配比之间的关联建模方法、根因候选项生成与置信度排序规则、与安全校验AGENT的数据交互方式，以及基于归因结果生成调参建议的具体逻辑；通过给出数据表、处理流程、判断阈值或计算模型及实际生产实例，使该AGENT形成独立、完整且能够由本领域技术人员</w:t>
        </w:r>
        <w:bookmarkStart w:id="12" w:name="_GoBack"/>
        <w:bookmarkEnd w:id="12"/>
        <w:r>
          <w:rPr>
            <w:rFonts w:hint="eastAsia"/>
            <w:color w:val="FF0000"/>
            <w:sz w:val="32"/>
            <w:szCs w:val="36"/>
            <w:highlight w:val="none"/>
            <w:lang w:val="en-US" w:eastAsia="zh-CN"/>
            <w:rPrChange w:id="8" w:author="Kepler" w:date="2026-08-17T10:11:21Z">
              <w:rPr>
                <w:rFonts w:hint="eastAsia"/>
                <w:lang w:val="en-US" w:eastAsia="zh-CN"/>
              </w:rPr>
            </w:rPrChange>
          </w:rPr>
          <w:t>实施的技术方案，再据此进行发明申请。</w:t>
        </w:r>
      </w:ins>
    </w:p>
    <w:sectPr>
      <w:headerReference r:id="rId5" w:type="default"/>
      <w:footerReference r:id="rId6" w:type="default"/>
      <w:pgSz w:w="11905" w:h="1684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Kepler" w:date="2026-08-17T10:05:50Z" w:initials="">
    <w:p w14:paraId="4668B401">
      <w:pPr>
        <w:pStyle w:val="2"/>
      </w:pPr>
      <w:r>
        <w:rPr>
          <w:rFonts w:hint="eastAsia"/>
        </w:rPr>
        <w:t>光学采集仅列出“偏振应力相机、高清形变相机、补光光源”，但未说明相机的安装角度、采集距离、偏振片配置、光源波长/照度、标定方法、图像分辨率与帧率、采集时机以及图像如何转换为应力斑/光畸变/波形形变的特征参数。钢化玻璃在线检测对光学条件高度敏感，缺少上述内容会使缺陷数据不可稳定获得。建议补充采集结构示意、至少一套硬件参数及图像标定和特征提取步骤。</w:t>
      </w:r>
    </w:p>
  </w:comment>
  <w:comment w:id="1" w:author="Kepler" w:date="2026-08-17T10:06:24Z" w:initials="">
    <w:p w14:paraId="20375E9C">
      <w:pPr>
        <w:pStyle w:val="2"/>
      </w:pPr>
      <w:r>
        <w:rPr>
          <w:rFonts w:hint="eastAsia"/>
        </w:rPr>
        <w:t>本段虽列出六类AGENT及其职责，但未公开协同推理机制的关键实现：各AGENT的输入输出数据项、根因归因的因果规则或模型、任务分配和消息交互时序、冲突结果的置信度比较/仲裁规则，以及安全校验AGENT对其他AGENT输出的约束方式。仅以“协同决策”“结果互补”描述无法使技术人员实现多AGENT协同链路。建议补充至少一个完整的消息流程、数据接口定义及冲突仲裁实例。</w:t>
      </w:r>
    </w:p>
  </w:comment>
  <w:comment w:id="2" w:author="Kepler" w:date="2026-08-17T10:07:02Z" w:initials="">
    <w:p w14:paraId="0945FC64">
      <w:pPr>
        <w:pStyle w:val="2"/>
      </w:pPr>
      <w:r>
        <w:rPr>
          <w:rFonts w:hint="eastAsia"/>
        </w:rPr>
        <w:t>本段将“采集海量数据”“大模型知识蒸馏训练”“部署轻量化小模型”并列记载，缺少使模型可训练、可验证、可部署的实质技术内容。尤其未</w:t>
      </w:r>
      <w:r>
        <w:rPr>
          <w:rFonts w:hint="eastAsia"/>
          <w:lang w:val="en-US" w:eastAsia="zh-CN"/>
        </w:rPr>
        <w:t>公开</w:t>
      </w:r>
      <w:r>
        <w:rPr>
          <w:rFonts w:hint="eastAsia"/>
        </w:rPr>
        <w:t>训练样本构成与标签来源、输入特征及预处理方式、教师模型和学生模型的网络结构/容量、蒸馏损失函数、训练参数、精度评价指标以及模型与工艺参数之间的映射关系。仅凭上述概括不能获得可复现的本地推理模型。建议以至少一个实施例公开数据集、特征向量、蒸馏过程、训练结果及推理输入输出。</w:t>
      </w:r>
    </w:p>
  </w:comment>
  <w:comment w:id="3" w:author="Kepler" w:date="2026-08-17T10:07:39Z" w:initials="">
    <w:p w14:paraId="4C5202DF">
      <w:pPr>
        <w:rPr>
          <w:rFonts w:hint="eastAsia"/>
        </w:rPr>
      </w:pPr>
      <w:r>
        <w:rPr>
          <w:rFonts w:hint="eastAsia"/>
        </w:rPr>
        <w:t>“全覆盖工艺规则库”“独立温度、风速、加热时长、对流配比阈值”未公开阈值的来源、具体数值或范围、适用工况、规则冲突时的优先级及强制修正的计算方式。对于不同厚度、材质、镀膜状态的玻璃，参数边界</w:t>
      </w:r>
      <w:r>
        <w:rPr>
          <w:rFonts w:hint="eastAsia"/>
          <w:lang w:val="en-US" w:eastAsia="zh-CN"/>
        </w:rPr>
        <w:t>可能</w:t>
      </w:r>
      <w:r>
        <w:rPr>
          <w:rFonts w:hint="eastAsia"/>
        </w:rPr>
        <w:t>具有明显差异；仅列举玻璃品类不足以使技术人员建立规则库。建议至少给出代表性玻璃规格的参数阈值表、阈值确定依据、规则表达格式和冲突消解逻辑。</w:t>
      </w:r>
    </w:p>
  </w:comment>
  <w:comment w:id="4" w:author="Kepler" w:date="2026-08-17T10:09:14Z" w:initials="">
    <w:p w14:paraId="61480AF9">
      <w:pPr>
        <w:pStyle w:val="2"/>
      </w:pPr>
      <w:r>
        <w:rPr>
          <w:rFonts w:hint="eastAsia"/>
        </w:rPr>
        <w:t>本段仅以“高品质模式”“节能模式”“最大化降低能耗”等功能性结果描述博弈优化，未公开可实施的技术手段：质量指标与能耗指标的量化定义、目标函数及权重、决策变量、约束条件、订单类型至模式切换的判断规则、优化求解过程均缺失。本领域技术人员无法据此复现参数组合的确定过程。建议补充至少一组可执行的优化模型、参数范围、模式触发阈值和求解/迭代规则。</w:t>
      </w:r>
    </w:p>
  </w:comment>
  <w:comment w:id="5" w:author="Kepler" w:date="2026-08-17T10:09:33Z" w:initials="">
    <w:p w14:paraId="6E36A225">
      <w:pPr>
        <w:pStyle w:val="2"/>
      </w:pPr>
      <w:r>
        <w:rPr>
          <w:rFonts w:hint="eastAsia"/>
        </w:rPr>
        <w:t>“持续迭代优化模型权重与工艺规则”仅陈述闭环效果，未说明反馈数据如何清洗、样本如何标注、何时触发更新、模型权重的更新算法及停止条件，也未说明规则库的增删改机制以及在线更新的安全验证流程。该</w:t>
      </w:r>
      <w:r>
        <w:rPr>
          <w:rFonts w:hint="eastAsia"/>
          <w:lang w:val="en-US" w:eastAsia="zh-CN"/>
        </w:rPr>
        <w:t>技术内容</w:t>
      </w:r>
      <w:r>
        <w:rPr>
          <w:rFonts w:hint="eastAsia"/>
        </w:rPr>
        <w:t>缺失会使本领域技术人员无法实现稳定且可控的闭环迭代。建议补充反馈数据结构、更新周期/触发条件、具体更新方法、离线验证与回滚机制。</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668B401" w15:done="0"/>
  <w15:commentEx w15:paraId="20375E9C" w15:done="0"/>
  <w15:commentEx w15:paraId="0945FC64" w15:done="0"/>
  <w15:commentEx w15:paraId="4C5202DF" w15:done="0"/>
  <w15:commentEx w15:paraId="61480AF9" w15:done="0"/>
  <w15:commentEx w15:paraId="6E36A22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C95CA"/>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501C72"/>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Kepler">
    <w15:presenceInfo w15:providerId="WPS Office" w15:userId="2126496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trackRevisions w:val="1"/>
  <w:documentProtection w:enforcement="0"/>
  <w:defaultTabStop w:val="500"/>
  <w:hyphenationZone w:val="360"/>
  <w:displayHorizontalDrawingGridEvery w:val="1"/>
  <w:displayVerticalDrawingGridEvery w:val="1"/>
  <w:noPunctuationKerning w:val="1"/>
  <w:characterSpacingControl w:val="doNotCompress"/>
  <w:compat>
    <w:spaceForUL/>
    <w:doNotLeaveBackslashAlon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A2D2F2D"/>
    <w:rsid w:val="4A35264E"/>
    <w:rsid w:val="569B2D08"/>
    <w:rsid w:val="5AD43AD7"/>
    <w:rsid w:val="5C55730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annotation text"/>
    <w:basedOn w:val="1"/>
    <w:uiPriority w:val="0"/>
    <w:pPr>
      <w:jc w:val="left"/>
    </w:p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5222</Words>
  <Characters>5462</Characters>
  <TotalTime>3</TotalTime>
  <ScaleCrop>false</ScaleCrop>
  <LinksUpToDate>false</LinksUpToDate>
  <CharactersWithSpaces>5466</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2026-06-01T04:47:00Z</dcterms:created>
  <dc:creator>Apache POI</dc:creator>
  <cp:lastModifiedBy>Kepler</cp:lastModifiedBy>
  <dcterms:modified xsi:type="dcterms:W3CDTF">2026-08-17T02:14:06Z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{"Label":"1","ContentProducer":"001191110102MACQD9K64010000","ProduceID":"7646284053733346276","ReservedCode1":"","ContentPropagator":"","PropagateID":"","ReservedCode2":""}</vt:lpwstr>
  </property>
  <property fmtid="{D5CDD505-2E9C-101B-9397-08002B2CF9AE}" pid="3" name="KSOProductBuildVer">
    <vt:lpwstr>2052-12.1.0.28043</vt:lpwstr>
  </property>
  <property fmtid="{D5CDD505-2E9C-101B-9397-08002B2CF9AE}" pid="4" name="ICV">
    <vt:lpwstr>6E87FC03CE044CB4A148C6A3FDAF344D_13</vt:lpwstr>
  </property>
  <property fmtid="{D5CDD505-2E9C-101B-9397-08002B2CF9AE}" pid="5" name="KSOTemplateDocerSaveRecord">
    <vt:lpwstr>eyJoZGlkIjoiMWI4MTdlMmRhMDY4NDljNjI0MGIzMWNlZTYxM2MwY2MiLCJ1c2VySWQiOiIzOTAwNTY0MjcifQ==</vt:lpwstr>
  </property>
</Properties>
</file>